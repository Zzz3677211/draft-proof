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5643F">
      <w:pPr>
        <w:rPr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Hannah</w:t>
      </w:r>
      <w:r>
        <w:rPr>
          <w:lang w:val="en-US" w:eastAsia="zh-CN"/>
        </w:rPr>
        <w:t xml:space="preserve"> has already told us the full story of Margaret Jaconelli's case. I want to ask one question: what does this case really show us?</w:t>
      </w:r>
    </w:p>
    <w:p w14:paraId="6F46DCA0">
      <w:pPr>
        <w:rPr>
          <w:lang w:val="en-US" w:eastAsia="zh-CN"/>
        </w:rPr>
      </w:pPr>
      <w:r>
        <w:rPr>
          <w:lang w:val="en-US" w:eastAsia="zh-CN"/>
        </w:rPr>
        <w:t>On the governance side,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 xml:space="preserve">Rocha and Xiao (2022) reviewed 22 </w:t>
      </w:r>
      <w:del w:id="0" w:author="Kim-朱" w:date="2026-10-24T13:49:48Z">
        <w:r>
          <w:rPr>
            <w:lang w:val="en-US" w:eastAsia="zh-CN"/>
          </w:rPr>
          <w:delText xml:space="preserve">empirical </w:delText>
        </w:r>
      </w:del>
      <w:r>
        <w:rPr>
          <w:lang w:val="en-US" w:eastAsia="zh-CN"/>
        </w:rPr>
        <w:t xml:space="preserve">studies of </w:t>
      </w:r>
      <w:ins w:id="1" w:author="Kim-朱" w:date="2026-10-24T13:50:28Z">
        <w:r>
          <w:rPr>
            <w:rFonts w:hint="eastAsia"/>
            <w:lang w:val="en-US" w:eastAsia="zh-CN"/>
          </w:rPr>
          <w:t xml:space="preserve">large </w:t>
        </w:r>
      </w:ins>
      <w:r>
        <w:rPr>
          <w:lang w:val="en-US" w:eastAsia="zh-CN"/>
        </w:rPr>
        <w:t xml:space="preserve">sport </w:t>
      </w:r>
      <w:del w:id="2" w:author="Kim-朱" w:date="2026-10-24T13:50:24Z">
        <w:r>
          <w:rPr>
            <w:lang w:val="en-US" w:eastAsia="zh-CN"/>
          </w:rPr>
          <w:delText>mega-</w:delText>
        </w:r>
      </w:del>
      <w:r>
        <w:rPr>
          <w:lang w:val="en-US" w:eastAsia="zh-CN"/>
        </w:rPr>
        <w:t xml:space="preserve">events. </w:t>
      </w:r>
      <w:ins w:id="3" w:author="Kim-朱" w:date="2026-10-24T13:50:44Z">
        <w:r>
          <w:rPr>
            <w:rFonts w:hint="eastAsia"/>
            <w:lang w:val="en-US" w:eastAsia="zh-CN"/>
          </w:rPr>
          <w:t>They</w:t>
        </w:r>
      </w:ins>
      <w:ins w:id="4" w:author="Kim-朱" w:date="2026-10-24T13:50:56Z">
        <w:r>
          <w:rPr>
            <w:rFonts w:hint="eastAsia"/>
            <w:lang w:val="en-US" w:eastAsia="zh-CN"/>
          </w:rPr>
          <w:t xml:space="preserve"> </w:t>
        </w:r>
      </w:ins>
      <w:ins w:id="5" w:author="Kim-朱" w:date="2026-10-24T13:50:51Z">
        <w:r>
          <w:rPr>
            <w:lang w:val="en-US" w:eastAsia="zh-CN"/>
          </w:rPr>
          <w:t xml:space="preserve">studied the Olympic Games, </w:t>
        </w:r>
      </w:ins>
      <w:ins w:id="6" w:author="Kim-朱" w:date="2026-10-24T14:18:59Z">
        <w:r>
          <w:rPr>
            <w:rFonts w:hint="eastAsia"/>
            <w:lang w:val="en-US" w:eastAsia="zh-CN"/>
          </w:rPr>
          <w:t>but</w:t>
        </w:r>
      </w:ins>
      <w:ins w:id="7" w:author="Kim-朱" w:date="2026-10-24T13:50:51Z">
        <w:r>
          <w:rPr>
            <w:lang w:val="en-US" w:eastAsia="zh-CN"/>
          </w:rPr>
          <w:t xml:space="preserve"> I think it is very similar to the Commonwealth Games. </w:t>
        </w:r>
      </w:ins>
      <w:r>
        <w:rPr>
          <w:lang w:val="en-US" w:eastAsia="zh-CN"/>
        </w:rPr>
        <w:t xml:space="preserve">They found that </w:t>
      </w:r>
      <w:del w:id="8" w:author="Kim-朱" w:date="2026-10-24T14:19:18Z">
        <w:r>
          <w:rPr>
            <w:rFonts w:hint="default"/>
            <w:lang w:val="en-US" w:eastAsia="zh-CN"/>
          </w:rPr>
          <w:delText>host community</w:delText>
        </w:r>
      </w:del>
      <w:ins w:id="9" w:author="Kim-朱" w:date="2026-10-24T14:19:18Z">
        <w:r>
          <w:rPr>
            <w:rFonts w:hint="eastAsia"/>
            <w:lang w:val="en-US" w:eastAsia="zh-CN"/>
          </w:rPr>
          <w:t>loc</w:t>
        </w:r>
      </w:ins>
      <w:ins w:id="10" w:author="Kim-朱" w:date="2026-10-24T14:19:19Z">
        <w:r>
          <w:rPr>
            <w:rFonts w:hint="eastAsia"/>
            <w:lang w:val="en-US" w:eastAsia="zh-CN"/>
          </w:rPr>
          <w:t>al</w:t>
        </w:r>
      </w:ins>
      <w:r>
        <w:rPr>
          <w:lang w:val="en-US" w:eastAsia="zh-CN"/>
        </w:rPr>
        <w:t xml:space="preserve"> residents often suffered direct forced evictions or indirect displacement. The </w:t>
      </w:r>
      <w:del w:id="11" w:author="Kim-朱" w:date="2026-10-24T13:51:09Z">
        <w:r>
          <w:rPr>
            <w:rFonts w:hint="default"/>
            <w:lang w:val="en-US" w:eastAsia="zh-CN"/>
          </w:rPr>
          <w:delText xml:space="preserve">huge </w:delText>
        </w:r>
      </w:del>
      <w:ins w:id="12" w:author="Kim-朱" w:date="2026-10-24T13:51:10Z">
        <w:r>
          <w:rPr>
            <w:rFonts w:hint="eastAsia"/>
            <w:lang w:val="en-US" w:eastAsia="zh-CN"/>
          </w:rPr>
          <w:t xml:space="preserve">large </w:t>
        </w:r>
      </w:ins>
      <w:r>
        <w:rPr>
          <w:lang w:val="en-US" w:eastAsia="zh-CN"/>
        </w:rPr>
        <w:t>scale and the sense of urgency created by the Games help explain this.</w:t>
      </w:r>
      <w:del w:id="13" w:author="Kim-朱" w:date="2026-10-24T13:51:21Z">
        <w:r>
          <w:rPr>
            <w:lang w:val="en-US" w:eastAsia="zh-CN"/>
          </w:rPr>
          <w:delText>The rights of one person are given up in the name of the "public interest," but residents do not have equal power to negotiate.</w:delText>
        </w:r>
      </w:del>
      <w:r>
        <w:rPr>
          <w:lang w:val="en-US" w:eastAsia="zh-CN"/>
        </w:rPr>
        <w:t xml:space="preserve"> </w:t>
      </w:r>
      <w:ins w:id="14" w:author="Kim-朱" w:date="2026-10-24T13:51:28Z">
        <w:r>
          <w:rPr>
            <w:lang w:val="en-US" w:eastAsia="zh-CN"/>
          </w:rPr>
          <w:t xml:space="preserve">Individual rights are sacrificed for the "public </w:t>
        </w:r>
      </w:ins>
      <w:ins w:id="15" w:author="Kim-朱" w:date="2026-10-24T13:51:52Z">
        <w:r>
          <w:rPr>
            <w:rFonts w:hint="eastAsia"/>
            <w:lang w:val="en-US" w:eastAsia="zh-CN"/>
          </w:rPr>
          <w:t>benefit</w:t>
        </w:r>
      </w:ins>
      <w:ins w:id="16" w:author="Kim-朱" w:date="2026-10-24T13:51:28Z">
        <w:r>
          <w:rPr>
            <w:lang w:val="en-US" w:eastAsia="zh-CN"/>
          </w:rPr>
          <w:t>," while residents have little power to bargain.</w:t>
        </w:r>
      </w:ins>
      <w:ins w:id="17" w:author="Kim-朱" w:date="2026-10-24T13:51:30Z">
        <w:r>
          <w:rPr>
            <w:rFonts w:hint="eastAsia"/>
            <w:lang w:val="en-US" w:eastAsia="zh-CN"/>
          </w:rPr>
          <w:t xml:space="preserve"> </w:t>
        </w:r>
      </w:ins>
      <w:r>
        <w:rPr>
          <w:lang w:val="en-US" w:eastAsia="zh-CN"/>
        </w:rPr>
        <w:t>Margaret lost her appeals, which shows that the way for residents to protect their rights is very narrow.</w:t>
      </w:r>
    </w:p>
    <w:p w14:paraId="150CED94">
      <w:pPr>
        <w:rPr>
          <w:ins w:id="18" w:author="Kim-朱" w:date="2026-10-24T13:58:56Z"/>
          <w:lang w:val="en-US" w:eastAsia="zh-CN"/>
        </w:rPr>
      </w:pPr>
      <w:r>
        <w:rPr>
          <w:lang w:val="en-US" w:eastAsia="zh-CN"/>
        </w:rPr>
        <w:t>On the social side,</w:t>
      </w:r>
      <w:ins w:id="19" w:author="Kim-朱" w:date="2026-10-24T14:02:28Z">
        <w:r>
          <w:rPr>
            <w:rFonts w:hint="eastAsia"/>
            <w:lang w:val="en-US" w:eastAsia="zh-CN"/>
          </w:rPr>
          <w:t xml:space="preserve"> </w:t>
        </w:r>
      </w:ins>
      <w:ins w:id="20" w:author="Kim-朱" w:date="2026-10-24T14:09:15Z">
        <w:r>
          <w:rPr>
            <w:rFonts w:hint="eastAsia"/>
            <w:lang w:val="en-US" w:eastAsia="zh-CN"/>
          </w:rPr>
          <w:t xml:space="preserve">the </w:t>
        </w:r>
      </w:ins>
      <w:ins w:id="21" w:author="Kim-朱" w:date="2026-10-24T14:09:16Z">
        <w:r>
          <w:rPr>
            <w:rFonts w:hint="eastAsia"/>
            <w:lang w:val="en-US" w:eastAsia="zh-CN"/>
          </w:rPr>
          <w:t>m</w:t>
        </w:r>
      </w:ins>
      <w:ins w:id="22" w:author="Kim-朱" w:date="2026-10-24T14:09:17Z">
        <w:r>
          <w:rPr>
            <w:rFonts w:hint="eastAsia"/>
            <w:lang w:val="en-US" w:eastAsia="zh-CN"/>
          </w:rPr>
          <w:t>o</w:t>
        </w:r>
      </w:ins>
      <w:ins w:id="23" w:author="Kim-朱" w:date="2026-10-24T14:09:18Z">
        <w:r>
          <w:rPr>
            <w:rFonts w:hint="eastAsia"/>
            <w:lang w:val="en-US" w:eastAsia="zh-CN"/>
          </w:rPr>
          <w:t xml:space="preserve">st </w:t>
        </w:r>
      </w:ins>
      <w:ins w:id="24" w:author="Kim-朱" w:date="2026-10-24T14:09:19Z">
        <w:r>
          <w:rPr>
            <w:rFonts w:hint="eastAsia"/>
            <w:lang w:val="en-US" w:eastAsia="zh-CN"/>
          </w:rPr>
          <w:t>imp</w:t>
        </w:r>
      </w:ins>
      <w:ins w:id="25" w:author="Kim-朱" w:date="2026-10-24T14:09:20Z">
        <w:r>
          <w:rPr>
            <w:rFonts w:hint="eastAsia"/>
            <w:lang w:val="en-US" w:eastAsia="zh-CN"/>
          </w:rPr>
          <w:t>orta</w:t>
        </w:r>
      </w:ins>
      <w:ins w:id="26" w:author="Kim-朱" w:date="2026-10-24T14:09:21Z">
        <w:r>
          <w:rPr>
            <w:rFonts w:hint="eastAsia"/>
            <w:lang w:val="en-US" w:eastAsia="zh-CN"/>
          </w:rPr>
          <w:t xml:space="preserve">nt </w:t>
        </w:r>
      </w:ins>
      <w:ins w:id="27" w:author="Kim-朱" w:date="2026-10-24T14:09:23Z">
        <w:r>
          <w:rPr>
            <w:rFonts w:hint="eastAsia"/>
            <w:lang w:val="en-US" w:eastAsia="zh-CN"/>
          </w:rPr>
          <w:t>p</w:t>
        </w:r>
      </w:ins>
      <w:ins w:id="28" w:author="Kim-朱" w:date="2026-10-24T14:09:24Z">
        <w:r>
          <w:rPr>
            <w:rFonts w:hint="eastAsia"/>
            <w:lang w:val="en-US" w:eastAsia="zh-CN"/>
          </w:rPr>
          <w:t>ro</w:t>
        </w:r>
      </w:ins>
      <w:ins w:id="29" w:author="Kim-朱" w:date="2026-10-24T14:09:26Z">
        <w:r>
          <w:rPr>
            <w:rFonts w:hint="eastAsia"/>
            <w:lang w:val="en-US" w:eastAsia="zh-CN"/>
          </w:rPr>
          <w:t>bl</w:t>
        </w:r>
      </w:ins>
      <w:ins w:id="30" w:author="Kim-朱" w:date="2026-10-24T14:09:27Z">
        <w:r>
          <w:rPr>
            <w:rFonts w:hint="eastAsia"/>
            <w:lang w:val="en-US" w:eastAsia="zh-CN"/>
          </w:rPr>
          <w:t>em</w:t>
        </w:r>
      </w:ins>
      <w:ins w:id="31" w:author="Kim-朱" w:date="2026-10-24T14:09:28Z">
        <w:r>
          <w:rPr>
            <w:rFonts w:hint="eastAsia"/>
            <w:lang w:val="en-US" w:eastAsia="zh-CN"/>
          </w:rPr>
          <w:t xml:space="preserve"> </w:t>
        </w:r>
      </w:ins>
      <w:ins w:id="32" w:author="Kim-朱" w:date="2026-10-24T14:09:29Z">
        <w:r>
          <w:rPr>
            <w:rFonts w:hint="eastAsia"/>
            <w:lang w:val="en-US" w:eastAsia="zh-CN"/>
          </w:rPr>
          <w:t>i</w:t>
        </w:r>
      </w:ins>
      <w:ins w:id="33" w:author="Kim-朱" w:date="2026-10-24T14:09:30Z">
        <w:r>
          <w:rPr>
            <w:rFonts w:hint="eastAsia"/>
            <w:lang w:val="en-US" w:eastAsia="zh-CN"/>
          </w:rPr>
          <w:t xml:space="preserve">s </w:t>
        </w:r>
      </w:ins>
      <w:ins w:id="34" w:author="Kim-朱" w:date="2026-10-24T14:09:31Z">
        <w:r>
          <w:rPr>
            <w:rFonts w:hint="eastAsia"/>
            <w:lang w:val="en-US" w:eastAsia="zh-CN"/>
          </w:rPr>
          <w:t xml:space="preserve">that </w:t>
        </w:r>
      </w:ins>
      <w:ins w:id="35" w:author="Kim-朱" w:date="2026-10-24T14:08:58Z">
        <w:r>
          <w:rPr>
            <w:rFonts w:hint="default"/>
            <w:lang w:val="en-US" w:eastAsia="zh-CN"/>
          </w:rPr>
          <w:t>the promised benefits did not reach the people who needed them most</w:t>
        </w:r>
      </w:ins>
      <w:ins w:id="36" w:author="Kim-朱" w:date="2026-10-24T14:08:58Z">
        <w:r>
          <w:rPr>
            <w:lang w:val="en-US" w:eastAsia="zh-CN"/>
          </w:rPr>
          <w:t>.</w:t>
        </w:r>
      </w:ins>
      <w:del w:id="37" w:author="Kim-朱" w:date="2026-10-24T14:08:58Z">
        <w:r>
          <w:rPr>
            <w:lang w:val="en-US" w:eastAsia="zh-CN"/>
          </w:rPr>
          <w:delText xml:space="preserve"> the most serious problem is that the promised legacy never reached the people who needed it most.</w:delText>
        </w:r>
      </w:del>
      <w:r>
        <w:rPr>
          <w:lang w:val="en-US" w:eastAsia="zh-CN"/>
        </w:rPr>
        <w:t xml:space="preserve"> </w:t>
      </w:r>
      <w:ins w:id="38" w:author="Kim-朱" w:date="2026-10-24T13:58:13Z">
        <w:r>
          <w:rPr>
            <w:lang w:val="en-US" w:eastAsia="zh-CN"/>
          </w:rPr>
          <w:t>Drury</w:t>
        </w:r>
      </w:ins>
      <w:ins w:id="39" w:author="Kim-朱" w:date="2026-10-24T13:58:13Z">
        <w:r>
          <w:rPr>
            <w:rFonts w:hint="eastAsia"/>
            <w:lang w:val="en-US" w:eastAsia="zh-CN"/>
          </w:rPr>
          <w:t xml:space="preserve"> and </w:t>
        </w:r>
      </w:ins>
      <w:ins w:id="40" w:author="Kim-朱" w:date="2026-10-24T13:58:13Z">
        <w:r>
          <w:rPr>
            <w:lang w:val="en-US" w:eastAsia="zh-CN"/>
          </w:rPr>
          <w:fldChar w:fldCharType="begin"/>
        </w:r>
      </w:ins>
      <w:ins w:id="41" w:author="Kim-朱" w:date="2026-10-24T13:58:13Z">
        <w:r>
          <w:rPr>
            <w:lang w:val="en-US" w:eastAsia="zh-CN"/>
          </w:rPr>
          <w:instrText xml:space="preserve"> HYPERLINK "https://www.scottishdailyexpress.co.uk/authors/mark-connor/" </w:instrText>
        </w:r>
      </w:ins>
      <w:ins w:id="42" w:author="Kim-朱" w:date="2026-10-24T13:58:13Z">
        <w:r>
          <w:rPr>
            <w:lang w:val="en-US" w:eastAsia="zh-CN"/>
          </w:rPr>
          <w:fldChar w:fldCharType="separate"/>
        </w:r>
      </w:ins>
      <w:ins w:id="43" w:author="Kim-朱" w:date="2026-10-24T13:58:13Z">
        <w:r>
          <w:rPr>
            <w:rFonts w:hint="default"/>
            <w:lang w:val="en-US" w:eastAsia="zh-CN"/>
          </w:rPr>
          <w:t>Connor</w:t>
        </w:r>
      </w:ins>
      <w:ins w:id="44" w:author="Kim-朱" w:date="2026-10-24T13:58:13Z">
        <w:r>
          <w:rPr>
            <w:rFonts w:hint="default"/>
            <w:lang w:val="en-US" w:eastAsia="zh-CN"/>
          </w:rPr>
          <w:fldChar w:fldCharType="end"/>
        </w:r>
      </w:ins>
      <w:ins w:id="45" w:author="Kim-朱" w:date="2026-10-24T14:21:00Z">
        <w:r>
          <w:rPr>
            <w:rFonts w:hint="eastAsia"/>
            <w:lang w:val="en-US" w:eastAsia="zh-CN"/>
          </w:rPr>
          <w:t xml:space="preserve"> (</w:t>
        </w:r>
      </w:ins>
      <w:ins w:id="46" w:author="Kim-朱" w:date="2026-10-24T14:20:44Z">
        <w:r>
          <w:rPr>
            <w:rFonts w:hint="eastAsia"/>
            <w:lang w:val="en-US" w:eastAsia="zh-CN"/>
          </w:rPr>
          <w:t>2</w:t>
        </w:r>
      </w:ins>
      <w:ins w:id="47" w:author="Kim-朱" w:date="2026-10-24T14:20:45Z">
        <w:r>
          <w:rPr>
            <w:rFonts w:hint="eastAsia"/>
            <w:lang w:val="en-US" w:eastAsia="zh-CN"/>
          </w:rPr>
          <w:t>024</w:t>
        </w:r>
      </w:ins>
      <w:ins w:id="48" w:author="Kim-朱" w:date="2026-10-24T14:20:43Z">
        <w:r>
          <w:rPr>
            <w:rFonts w:hint="eastAsia"/>
            <w:lang w:val="en-US" w:eastAsia="zh-CN"/>
          </w:rPr>
          <w:t>)</w:t>
        </w:r>
      </w:ins>
      <w:ins w:id="49" w:author="Kim-朱" w:date="2026-10-24T13:58:13Z">
        <w:r>
          <w:rPr>
            <w:rFonts w:hint="eastAsia"/>
            <w:lang w:val="en-US" w:eastAsia="zh-CN"/>
          </w:rPr>
          <w:t xml:space="preserve"> reported that</w:t>
        </w:r>
      </w:ins>
      <w:ins w:id="50" w:author="Kim-朱" w:date="2026-10-24T13:58:22Z">
        <w:r>
          <w:rPr>
            <w:rFonts w:hint="eastAsia"/>
            <w:lang w:val="en-US" w:eastAsia="zh-CN"/>
          </w:rPr>
          <w:t xml:space="preserve"> </w:t>
        </w:r>
      </w:ins>
      <w:ins w:id="51" w:author="Kim-朱" w:date="2026-10-24T13:58:23Z">
        <w:r>
          <w:rPr>
            <w:rFonts w:hint="eastAsia"/>
            <w:lang w:val="en-US" w:eastAsia="zh-CN"/>
          </w:rPr>
          <w:t>t</w:t>
        </w:r>
      </w:ins>
      <w:del w:id="52" w:author="Kim-朱" w:date="2026-10-24T13:58:12Z">
        <w:r>
          <w:rPr>
            <w:lang w:val="en-US" w:eastAsia="zh-CN"/>
          </w:rPr>
          <w:delText>T</w:delText>
        </w:r>
      </w:del>
      <w:r>
        <w:rPr>
          <w:lang w:val="en-US" w:eastAsia="zh-CN"/>
        </w:rPr>
        <w:t>he Games cost £543 million</w:t>
      </w:r>
      <w:ins w:id="53" w:author="Kim-朱" w:date="2026-10-24T13:57:19Z">
        <w:r>
          <w:rPr>
            <w:rFonts w:hint="eastAsia"/>
            <w:lang w:val="en-US" w:eastAsia="zh-CN"/>
          </w:rPr>
          <w:t>(</w:t>
        </w:r>
      </w:ins>
      <w:ins w:id="54" w:author="Kim-朱" w:date="2026-10-24T13:57:19Z">
        <w:r>
          <w:rPr>
            <w:lang w:val="en-US" w:eastAsia="zh-CN"/>
          </w:rPr>
          <w:t>five hundred and forty-three million pounds</w:t>
        </w:r>
      </w:ins>
      <w:ins w:id="55" w:author="Kim-朱" w:date="2026-10-24T13:57:19Z">
        <w:r>
          <w:rPr>
            <w:rFonts w:hint="eastAsia"/>
            <w:lang w:val="en-US" w:eastAsia="zh-CN"/>
          </w:rPr>
          <w:t>)</w:t>
        </w:r>
      </w:ins>
      <w:r>
        <w:rPr>
          <w:lang w:val="en-US" w:eastAsia="zh-CN"/>
        </w:rPr>
        <w:t xml:space="preserve"> of public money, but ten years later, Dalmarnock has very little to show</w:t>
      </w:r>
      <w:del w:id="56" w:author="Kim-朱" w:date="2026-10-24T14:11:07Z">
        <w:r>
          <w:rPr>
            <w:lang w:val="en-US" w:eastAsia="zh-CN"/>
          </w:rPr>
          <w:delText xml:space="preserve"> f</w:delText>
        </w:r>
      </w:del>
      <w:del w:id="57" w:author="Kim-朱" w:date="2026-10-24T14:11:06Z">
        <w:r>
          <w:rPr>
            <w:lang w:val="en-US" w:eastAsia="zh-CN"/>
          </w:rPr>
          <w:delText>or</w:delText>
        </w:r>
      </w:del>
      <w:r>
        <w:rPr>
          <w:lang w:val="en-US" w:eastAsia="zh-CN"/>
        </w:rPr>
        <w:t xml:space="preserve"> it. </w:t>
      </w:r>
      <w:del w:id="58" w:author="Kim-朱" w:date="2026-10-24T13:57:32Z">
        <w:r>
          <w:rPr>
            <w:lang w:val="en-US" w:eastAsia="zh-CN"/>
          </w:rPr>
          <w:delText xml:space="preserve">The £3.5 million Legacy Hub, which was meant to provide a nursery, a community hall and health services, went into administration, and only a pharmacy remains; the new care home also has construction problems. </w:delText>
        </w:r>
      </w:del>
      <w:r>
        <w:rPr>
          <w:lang w:val="en-US" w:eastAsia="zh-CN"/>
        </w:rPr>
        <w:t xml:space="preserve">Today, the area still lacks shops and places for young people, and many families </w:t>
      </w:r>
      <w:ins w:id="59" w:author="Kim-朱" w:date="2026-10-24T14:11:19Z">
        <w:r>
          <w:rPr>
            <w:rFonts w:hint="eastAsia"/>
            <w:lang w:val="en-US" w:eastAsia="zh-CN"/>
          </w:rPr>
          <w:t>need</w:t>
        </w:r>
      </w:ins>
      <w:ins w:id="60" w:author="Kim-朱" w:date="2026-10-24T14:11:20Z">
        <w:r>
          <w:rPr>
            <w:rFonts w:hint="eastAsia"/>
            <w:lang w:val="en-US" w:eastAsia="zh-CN"/>
          </w:rPr>
          <w:t xml:space="preserve"> to</w:t>
        </w:r>
      </w:ins>
      <w:ins w:id="61" w:author="Kim-朱" w:date="2026-10-24T14:11:21Z">
        <w:r>
          <w:rPr>
            <w:rFonts w:hint="eastAsia"/>
            <w:lang w:val="en-US" w:eastAsia="zh-CN"/>
          </w:rPr>
          <w:t xml:space="preserve"> </w:t>
        </w:r>
      </w:ins>
      <w:r>
        <w:rPr>
          <w:lang w:val="en-US" w:eastAsia="zh-CN"/>
        </w:rPr>
        <w:t xml:space="preserve">depend on food banks. </w:t>
      </w:r>
      <w:ins w:id="62" w:author="Kim-朱" w:date="2026-10-24T14:12:13Z">
        <w:r>
          <w:rPr>
            <w:rFonts w:hint="default"/>
            <w:lang w:val="en-US" w:eastAsia="zh-CN"/>
          </w:rPr>
          <w:t>In other words, the benefits never reached the community itself.</w:t>
        </w:r>
      </w:ins>
      <w:del w:id="63" w:author="Kim-朱" w:date="2026-10-24T14:12:13Z">
        <w:r>
          <w:rPr>
            <w:lang w:val="en-US" w:eastAsia="zh-CN"/>
          </w:rPr>
          <w:delText>This shows that the gains of regeneration did not stay in the community.</w:delText>
        </w:r>
      </w:del>
      <w:r>
        <w:rPr>
          <w:lang w:val="en-US" w:eastAsia="zh-CN"/>
        </w:rPr>
        <w:t xml:space="preserve"> </w:t>
      </w:r>
      <w:ins w:id="64" w:author="Kim-朱" w:date="2026-10-24T13:58:36Z">
        <w:r>
          <w:rPr>
            <w:rFonts w:hint="eastAsia"/>
            <w:lang w:val="en-US" w:eastAsia="zh-CN"/>
          </w:rPr>
          <w:t xml:space="preserve">As </w:t>
        </w:r>
      </w:ins>
      <w:r>
        <w:rPr>
          <w:lang w:val="en-US" w:eastAsia="zh-CN"/>
        </w:rPr>
        <w:t>Margaret</w:t>
      </w:r>
      <w:ins w:id="65" w:author="Kim-朱" w:date="2026-10-24T13:58:41Z">
        <w:r>
          <w:rPr>
            <w:rFonts w:hint="eastAsia"/>
            <w:lang w:val="en-US" w:eastAsia="zh-CN"/>
          </w:rPr>
          <w:t xml:space="preserve"> </w:t>
        </w:r>
      </w:ins>
      <w:ins w:id="66" w:author="Kim-朱" w:date="2026-10-24T13:58:47Z">
        <w:r>
          <w:rPr>
            <w:rFonts w:hint="eastAsia"/>
            <w:lang w:val="en-US" w:eastAsia="zh-CN"/>
          </w:rPr>
          <w:t>said</w:t>
        </w:r>
      </w:ins>
      <w:ins w:id="67" w:author="Kim-朱" w:date="2026-10-24T13:58:51Z">
        <w:r>
          <w:rPr>
            <w:rFonts w:hint="eastAsia"/>
            <w:lang w:val="en-US" w:eastAsia="zh-CN"/>
          </w:rPr>
          <w:t>,</w:t>
        </w:r>
      </w:ins>
      <w:del w:id="68" w:author="Kim-朱" w:date="2026-10-24T13:58:40Z">
        <w:r>
          <w:rPr>
            <w:lang w:val="en-US" w:eastAsia="zh-CN"/>
          </w:rPr>
          <w:delText>'s point is simple:</w:delText>
        </w:r>
      </w:del>
      <w:r>
        <w:rPr>
          <w:lang w:val="en-US" w:eastAsia="zh-CN"/>
        </w:rPr>
        <w:t xml:space="preserve"> public money should be used to solve homelessness and poverty, not to support a sports event.</w:t>
      </w:r>
    </w:p>
    <w:p w14:paraId="06D42B7A">
      <w:pPr>
        <w:rPr>
          <w:del w:id="69" w:author="Kim-朱" w:date="2026-10-24T13:58:55Z"/>
          <w:lang w:val="en-US" w:eastAsia="zh-CN"/>
        </w:rPr>
      </w:pPr>
      <w:del w:id="70" w:author="Kim-朱" w:date="2026-10-24T13:58:55Z">
        <w:r>
          <w:rPr>
            <w:lang w:val="en-US" w:eastAsia="zh-CN"/>
          </w:rPr>
          <w:delText xml:space="preserve"> As she put it, residents were "sold a dream that never came true." [2] (Scottish Daily Express, 2024).</w:delText>
        </w:r>
      </w:del>
    </w:p>
    <w:p w14:paraId="0BC0A97F">
      <w:pPr>
        <w:rPr>
          <w:lang w:val="en-US" w:eastAsia="zh-CN"/>
        </w:rPr>
      </w:pPr>
      <w:r>
        <w:rPr>
          <w:lang w:val="en-US" w:eastAsia="zh-CN"/>
        </w:rPr>
        <w:t>There is also a</w:t>
      </w:r>
      <w:del w:id="71" w:author="Kim-朱" w:date="2026-10-24T13:59:43Z">
        <w:r>
          <w:rPr>
            <w:rFonts w:hint="default"/>
            <w:lang w:val="en-US" w:eastAsia="zh-CN"/>
          </w:rPr>
          <w:delText>n ethical</w:delText>
        </w:r>
      </w:del>
      <w:ins w:id="72" w:author="Kim-朱" w:date="2026-10-24T13:59:43Z">
        <w:r>
          <w:rPr>
            <w:rFonts w:hint="eastAsia"/>
            <w:lang w:val="en-US" w:eastAsia="zh-CN"/>
          </w:rPr>
          <w:t xml:space="preserve"> </w:t>
        </w:r>
      </w:ins>
      <w:ins w:id="73" w:author="Kim-朱" w:date="2026-10-24T13:59:44Z">
        <w:r>
          <w:rPr>
            <w:rFonts w:hint="eastAsia"/>
            <w:lang w:val="en-US" w:eastAsia="zh-CN"/>
          </w:rPr>
          <w:t>dee</w:t>
        </w:r>
      </w:ins>
      <w:ins w:id="74" w:author="Kim-朱" w:date="2026-10-24T13:59:45Z">
        <w:r>
          <w:rPr>
            <w:rFonts w:hint="eastAsia"/>
            <w:lang w:val="en-US" w:eastAsia="zh-CN"/>
          </w:rPr>
          <w:t>per</w:t>
        </w:r>
      </w:ins>
      <w:r>
        <w:rPr>
          <w:lang w:val="en-US" w:eastAsia="zh-CN"/>
        </w:rPr>
        <w:t xml:space="preserve"> problem</w:t>
      </w:r>
      <w:ins w:id="75" w:author="Kim-朱" w:date="2026-10-24T14:00:03Z">
        <w:r>
          <w:rPr>
            <w:rFonts w:hint="eastAsia"/>
            <w:lang w:val="en-US" w:eastAsia="zh-CN"/>
          </w:rPr>
          <w:t>:</w:t>
        </w:r>
      </w:ins>
      <w:ins w:id="76" w:author="Kim-朱" w:date="2026-10-24T14:00:08Z">
        <w:r>
          <w:rPr>
            <w:rFonts w:hint="eastAsia"/>
            <w:lang w:val="en-US" w:eastAsia="zh-CN"/>
          </w:rPr>
          <w:t xml:space="preserve"> </w:t>
        </w:r>
      </w:ins>
      <w:ins w:id="77" w:author="Kim-朱" w:date="2026-10-24T14:00:04Z">
        <w:r>
          <w:rPr>
            <w:lang w:val="en-US" w:eastAsia="zh-CN"/>
          </w:rPr>
          <w:t xml:space="preserve">who actually benefited from the 2014 Commonwealth Games? </w:t>
        </w:r>
      </w:ins>
      <w:r>
        <w:rPr>
          <w:lang w:val="en-US" w:eastAsia="zh-CN"/>
        </w:rPr>
        <w:t>Gray (2</w:t>
      </w:r>
      <w:r>
        <w:rPr>
          <w:lang w:val="en-US" w:eastAsia="zh-CN"/>
        </w:rPr>
        <w:t xml:space="preserve">025) showed that the public paid to prepare the land for the Athletes' Village and carried the financial risk, while private developers who bought the land early </w:t>
      </w:r>
      <w:del w:id="78" w:author="Kim-朱" w:date="2026-10-24T14:13:22Z">
        <w:r>
          <w:rPr>
            <w:lang w:val="en-US" w:eastAsia="zh-CN"/>
          </w:rPr>
          <w:delText xml:space="preserve">later </w:delText>
        </w:r>
      </w:del>
      <w:r>
        <w:rPr>
          <w:lang w:val="en-US" w:eastAsia="zh-CN"/>
        </w:rPr>
        <w:t>sold it for large profits</w:t>
      </w:r>
      <w:ins w:id="79" w:author="Kim-朱" w:date="2026-10-24T14:13:26Z">
        <w:r>
          <w:rPr>
            <w:rFonts w:hint="eastAsia"/>
            <w:lang w:val="en-US" w:eastAsia="zh-CN"/>
          </w:rPr>
          <w:t xml:space="preserve"> l</w:t>
        </w:r>
      </w:ins>
      <w:ins w:id="80" w:author="Kim-朱" w:date="2026-10-24T14:13:27Z">
        <w:r>
          <w:rPr>
            <w:rFonts w:hint="eastAsia"/>
            <w:lang w:val="en-US" w:eastAsia="zh-CN"/>
          </w:rPr>
          <w:t>ater</w:t>
        </w:r>
      </w:ins>
      <w:r>
        <w:rPr>
          <w:lang w:val="en-US" w:eastAsia="zh-CN"/>
        </w:rPr>
        <w:t xml:space="preserve">. </w:t>
      </w:r>
      <w:ins w:id="81" w:author="Kim-朱" w:date="2026-10-24T14:03:08Z">
        <w:r>
          <w:rPr>
            <w:lang w:val="en-US" w:eastAsia="zh-CN"/>
          </w:rPr>
          <w:t>The gains of regeneration flowed upward to developers</w:t>
        </w:r>
      </w:ins>
      <w:ins w:id="82" w:author="Kim-朱" w:date="2026-10-24T14:22:58Z">
        <w:r>
          <w:rPr>
            <w:rFonts w:hint="eastAsia"/>
            <w:lang w:val="en-US" w:eastAsia="zh-CN"/>
          </w:rPr>
          <w:t xml:space="preserve"> </w:t>
        </w:r>
      </w:ins>
      <w:del w:id="83" w:author="Kim-朱" w:date="2026-10-24T14:22:56Z">
        <w:r>
          <w:rPr>
            <w:rFonts w:hint="default"/>
            <w:lang w:val="en-US" w:eastAsia="zh-CN"/>
          </w:rPr>
          <w:delText>In short, the money raised for the Games went upward to developers, while</w:delText>
        </w:r>
      </w:del>
      <w:ins w:id="84" w:author="Kim-朱" w:date="2026-10-24T14:22:56Z">
        <w:r>
          <w:rPr>
            <w:rFonts w:hint="eastAsia"/>
            <w:lang w:val="en-US" w:eastAsia="zh-CN"/>
          </w:rPr>
          <w:t>and</w:t>
        </w:r>
      </w:ins>
      <w:r>
        <w:rPr>
          <w:lang w:val="en-US" w:eastAsia="zh-CN"/>
        </w:rPr>
        <w:t xml:space="preserve"> the real cost was paid by residents like Margaret.</w:t>
      </w:r>
    </w:p>
    <w:p w14:paraId="48EE2F20">
      <w:pPr>
        <w:rPr>
          <w:ins w:id="85" w:author="Kim-朱" w:date="2026-10-24T14:05:03Z"/>
          <w:lang w:val="en-US" w:eastAsia="zh-CN"/>
        </w:rPr>
      </w:pPr>
      <w:r>
        <w:rPr>
          <w:lang w:val="en-US" w:eastAsia="zh-CN"/>
        </w:rPr>
        <w:t xml:space="preserve">In conclusion, the 2014 </w:t>
      </w:r>
      <w:ins w:id="86" w:author="Kim-朱" w:date="2026-10-24T14:14:25Z">
        <w:r>
          <w:rPr>
            <w:lang w:val="en-US" w:eastAsia="zh-CN"/>
          </w:rPr>
          <w:t xml:space="preserve">Commonwealth </w:t>
        </w:r>
      </w:ins>
      <w:r>
        <w:rPr>
          <w:lang w:val="en-US" w:eastAsia="zh-CN"/>
        </w:rPr>
        <w:t xml:space="preserve">Games were successful as a sports event. The Scottish Government's final report in 2018 confirmed this. </w:t>
      </w:r>
      <w:del w:id="87" w:author="Kim-朱" w:date="2026-10-24T14:14:45Z">
        <w:r>
          <w:rPr>
            <w:rFonts w:hint="default"/>
            <w:lang w:val="en-US" w:eastAsia="zh-CN"/>
          </w:rPr>
          <w:delText>But</w:delText>
        </w:r>
      </w:del>
      <w:ins w:id="88" w:author="Kim-朱" w:date="2026-10-24T14:14:45Z">
        <w:r>
          <w:rPr>
            <w:rFonts w:hint="eastAsia"/>
            <w:lang w:val="en-US" w:eastAsia="zh-CN"/>
          </w:rPr>
          <w:t>Ho</w:t>
        </w:r>
      </w:ins>
      <w:ins w:id="89" w:author="Kim-朱" w:date="2026-10-24T14:14:46Z">
        <w:r>
          <w:rPr>
            <w:rFonts w:hint="eastAsia"/>
            <w:lang w:val="en-US" w:eastAsia="zh-CN"/>
          </w:rPr>
          <w:t>w</w:t>
        </w:r>
      </w:ins>
      <w:ins w:id="90" w:author="Kim-朱" w:date="2026-10-24T14:14:47Z">
        <w:r>
          <w:rPr>
            <w:rFonts w:hint="eastAsia"/>
            <w:lang w:val="en-US" w:eastAsia="zh-CN"/>
          </w:rPr>
          <w:t>ere</w:t>
        </w:r>
      </w:ins>
      <w:ins w:id="91" w:author="Kim-朱" w:date="2026-10-24T14:14:48Z">
        <w:r>
          <w:rPr>
            <w:rFonts w:hint="eastAsia"/>
            <w:lang w:val="en-US" w:eastAsia="zh-CN"/>
          </w:rPr>
          <w:t>,</w:t>
        </w:r>
      </w:ins>
      <w:r>
        <w:rPr>
          <w:lang w:val="en-US" w:eastAsia="zh-CN"/>
        </w:rPr>
        <w:t xml:space="preserve"> the same report also admitted that </w:t>
      </w:r>
      <w:ins w:id="92" w:author="Kim-朱" w:date="2026-10-24T14:04:41Z">
        <w:r>
          <w:rPr>
            <w:lang w:val="en-US" w:eastAsia="zh-CN"/>
          </w:rPr>
          <w:t>the new Athletes' Village did not feel truly connected to the older community around it. </w:t>
        </w:r>
      </w:ins>
      <w:del w:id="93" w:author="Kim-朱" w:date="2026-10-24T14:04:41Z">
        <w:r>
          <w:rPr>
            <w:lang w:val="en-US" w:eastAsia="zh-CN"/>
          </w:rPr>
          <w:delText xml:space="preserve">there was a "social disconnection" between the Athletes' Village and the rest of Dalmarnock. </w:delText>
        </w:r>
      </w:del>
      <w:r>
        <w:rPr>
          <w:lang w:val="en-US" w:eastAsia="zh-CN"/>
        </w:rPr>
        <w:t xml:space="preserve">Margaret's case shows that when </w:t>
      </w:r>
      <w:ins w:id="94" w:author="Kim-朱" w:date="2026-10-24T14:05:27Z">
        <w:r>
          <w:rPr>
            <w:lang w:val="en-US" w:eastAsia="zh-CN"/>
          </w:rPr>
          <w:t>a city is rebuilt around a major sports event</w:t>
        </w:r>
      </w:ins>
      <w:del w:id="95" w:author="Kim-朱" w:date="2026-10-24T14:05:27Z">
        <w:r>
          <w:rPr>
            <w:lang w:val="en-US" w:eastAsia="zh-CN"/>
          </w:rPr>
          <w:delText>a big event drives urban renewal</w:delText>
        </w:r>
      </w:del>
      <w:r>
        <w:rPr>
          <w:lang w:val="en-US" w:eastAsia="zh-CN"/>
        </w:rPr>
        <w:t>,</w:t>
      </w:r>
      <w:del w:id="96" w:author="Kim-朱" w:date="2026-10-24T14:05:33Z">
        <w:r>
          <w:rPr>
            <w:lang w:val="en-US" w:eastAsia="zh-CN"/>
          </w:rPr>
          <w:delText xml:space="preserve"> and residents do not have enough protection for their rights,</w:delText>
        </w:r>
      </w:del>
      <w:r>
        <w:rPr>
          <w:lang w:val="en-US" w:eastAsia="zh-CN"/>
        </w:rPr>
        <w:t xml:space="preserve"> </w:t>
      </w:r>
      <w:ins w:id="97" w:author="Kim-朱" w:date="2026-10-24T14:16:36Z">
        <w:r>
          <w:rPr>
            <w:rFonts w:hint="default"/>
            <w:lang w:val="en-US" w:eastAsia="zh-CN"/>
          </w:rPr>
          <w:t>there will always be problems of power and ethics.</w:t>
        </w:r>
      </w:ins>
      <w:del w:id="98" w:author="Kim-朱" w:date="2026-10-24T14:16:36Z">
        <w:r>
          <w:rPr>
            <w:lang w:val="en-US" w:eastAsia="zh-CN"/>
          </w:rPr>
          <w:delText>there will always be governance and ethical problems.</w:delText>
        </w:r>
      </w:del>
      <w:r>
        <w:rPr>
          <w:lang w:val="en-US" w:eastAsia="zh-CN"/>
        </w:rPr>
        <w:t xml:space="preserve"> A real </w:t>
      </w:r>
      <w:del w:id="99" w:author="Kim-朱" w:date="2026-10-24T14:04:57Z">
        <w:r>
          <w:rPr>
            <w:rFonts w:hint="default"/>
            <w:lang w:val="en-US" w:eastAsia="zh-CN"/>
          </w:rPr>
          <w:delText xml:space="preserve">legacy </w:delText>
        </w:r>
      </w:del>
      <w:ins w:id="100" w:author="Kim-朱" w:date="2026-10-24T14:04:57Z">
        <w:r>
          <w:rPr>
            <w:rFonts w:hint="eastAsia"/>
            <w:lang w:val="en-US" w:eastAsia="zh-CN"/>
          </w:rPr>
          <w:t>spor</w:t>
        </w:r>
      </w:ins>
      <w:ins w:id="101" w:author="Kim-朱" w:date="2026-10-24T14:04:58Z">
        <w:r>
          <w:rPr>
            <w:rFonts w:hint="eastAsia"/>
            <w:lang w:val="en-US" w:eastAsia="zh-CN"/>
          </w:rPr>
          <w:t xml:space="preserve">t </w:t>
        </w:r>
      </w:ins>
      <w:ins w:id="102" w:author="Kim-朱" w:date="2026-10-24T14:16:52Z">
        <w:r>
          <w:rPr>
            <w:rFonts w:hint="eastAsia"/>
            <w:lang w:val="en-US" w:eastAsia="zh-CN"/>
          </w:rPr>
          <w:t>e</w:t>
        </w:r>
      </w:ins>
      <w:ins w:id="103" w:author="Kim-朱" w:date="2026-10-24T14:16:53Z">
        <w:r>
          <w:rPr>
            <w:rFonts w:hint="eastAsia"/>
            <w:lang w:val="en-US" w:eastAsia="zh-CN"/>
          </w:rPr>
          <w:t>ven</w:t>
        </w:r>
      </w:ins>
      <w:ins w:id="104" w:author="Kim-朱" w:date="2026-10-24T14:16:54Z">
        <w:r>
          <w:rPr>
            <w:rFonts w:hint="eastAsia"/>
            <w:lang w:val="en-US" w:eastAsia="zh-CN"/>
          </w:rPr>
          <w:t xml:space="preserve">t </w:t>
        </w:r>
      </w:ins>
      <w:r>
        <w:rPr>
          <w:lang w:val="en-US" w:eastAsia="zh-CN"/>
        </w:rPr>
        <w:t xml:space="preserve">should not be built on a few people losing their homes. </w:t>
      </w:r>
    </w:p>
    <w:p w14:paraId="663F2D98">
      <w:r>
        <w:rPr>
          <w:lang w:val="en-US" w:eastAsia="zh-CN"/>
        </w:rPr>
        <w:t>Thank you.</w:t>
      </w:r>
    </w:p>
    <w:bookmarkEnd w:id="0"/>
    <w:p w14:paraId="03AE07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Kim-朱">
    <w15:presenceInfo w15:providerId="WPS Office" w15:userId="26285229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035A2"/>
    <w:rsid w:val="07E035A2"/>
    <w:rsid w:val="184E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2026-10-24T05:43:00Z</dcterms:created>
  <dc:creator>Kim-朱</dc:creator>
  <cp:lastModifiedBy>Kim-朱</cp:lastModifiedBy>
  <dcterms:modified xsi:type="dcterms:W3CDTF">2026-10-24T06:24:11Z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01928584DDA44B86B943A6E64E4CB7D9_11</vt:lpwstr>
  </property>
  <property fmtid="{D5CDD505-2E9C-101B-9397-08002B2CF9AE}" pid="4" name="KSOTemplateDocerSaveRecord">
    <vt:lpwstr>eyJoZGlkIjoiMTM1NWE1MWY4YzlhZDI4MzE1ZDEyYTk3NmU1NzZhODEiLCJ1c2VySWQiOiIzODEwOTcxMjcifQ==</vt:lpwstr>
  </property>
</Properties>
</file>